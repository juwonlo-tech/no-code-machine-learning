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038C" w14:textId="25DBB4CE" w:rsidR="00655511" w:rsidRDefault="00B01E6E" w:rsidP="00B01E6E">
      <w:pPr>
        <w:jc w:val="center"/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MACHINE LEARNING: CREATING PREDICTIVE MODELS WITH NO CODE</w:t>
      </w:r>
    </w:p>
    <w:p w14:paraId="78B3FC14" w14:textId="0AF4A149" w:rsidR="00194D1D" w:rsidRPr="00B01E6E" w:rsidRDefault="00194D1D" w:rsidP="00B01E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Juwonlo Siyanbade </w:t>
      </w:r>
      <w:r w:rsidRPr="00194D1D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Ayooluwa</w:t>
      </w:r>
      <w:proofErr w:type="spellEnd"/>
      <w:r>
        <w:rPr>
          <w:rFonts w:ascii="Times New Roman" w:hAnsi="Times New Roman" w:cs="Times New Roman"/>
        </w:rPr>
        <w:t xml:space="preserve"> Bolaji </w:t>
      </w:r>
      <w:r w:rsidRPr="00194D1D">
        <w:rPr>
          <w:rFonts w:ascii="Times New Roman" w:hAnsi="Times New Roman" w:cs="Times New Roman"/>
          <w:vertAlign w:val="superscript"/>
        </w:rPr>
        <w:t>2</w:t>
      </w:r>
    </w:p>
    <w:p w14:paraId="7718AD92" w14:textId="5804A144" w:rsidR="00655511" w:rsidRDefault="00655511">
      <w:pPr>
        <w:rPr>
          <w:rFonts w:ascii="Times New Roman" w:hAnsi="Times New Roman" w:cs="Times New Roman"/>
        </w:rPr>
      </w:pPr>
    </w:p>
    <w:p w14:paraId="377E803B" w14:textId="624492B5" w:rsidR="009E3667" w:rsidRPr="009E3667" w:rsidRDefault="009E3667" w:rsidP="009E3667">
      <w:pPr>
        <w:jc w:val="center"/>
        <w:rPr>
          <w:rFonts w:ascii="Times New Roman" w:hAnsi="Times New Roman" w:cs="Times New Roman"/>
          <w:sz w:val="16"/>
          <w:szCs w:val="16"/>
        </w:rPr>
      </w:pPr>
      <w:r w:rsidRPr="009E366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9E3667">
        <w:rPr>
          <w:rFonts w:ascii="Times New Roman" w:hAnsi="Times New Roman" w:cs="Times New Roman"/>
          <w:sz w:val="16"/>
          <w:szCs w:val="16"/>
        </w:rPr>
        <w:t>Data Science and Machine Learning Department, Red River College, Winnipeg, MB R3N 1K9, Canada; jsiyanbade@rrc.ca</w:t>
      </w:r>
    </w:p>
    <w:p w14:paraId="7CDF7764" w14:textId="2262EAA4" w:rsidR="009E3667" w:rsidRPr="009E3667" w:rsidRDefault="009E3667" w:rsidP="009E3667">
      <w:pPr>
        <w:jc w:val="center"/>
        <w:rPr>
          <w:rFonts w:ascii="Times New Roman" w:hAnsi="Times New Roman" w:cs="Times New Roman"/>
        </w:rPr>
      </w:pPr>
      <w:r w:rsidRPr="009E3667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</w:p>
    <w:p w14:paraId="447FC3FC" w14:textId="77777777" w:rsidR="009E3667" w:rsidRDefault="009E3667">
      <w:pPr>
        <w:rPr>
          <w:rFonts w:ascii="Times New Roman" w:hAnsi="Times New Roman" w:cs="Times New Roman"/>
        </w:rPr>
      </w:pPr>
    </w:p>
    <w:p w14:paraId="726BEAE3" w14:textId="03BEA9AB" w:rsidR="003D7D65" w:rsidRPr="00B01E6E" w:rsidRDefault="00B01E6E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INTRODUCTION</w:t>
      </w:r>
    </w:p>
    <w:p w14:paraId="51DFE68B" w14:textId="3BAC61F5" w:rsidR="00474D71" w:rsidRPr="00B01E6E" w:rsidRDefault="002510C4" w:rsidP="008E21A4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The preparation of data, training of a model, and deployment of a predictive service can be difficult.</w:t>
      </w:r>
      <w:r w:rsidR="008E21A4" w:rsidRPr="00B01E6E">
        <w:rPr>
          <w:rFonts w:ascii="Times New Roman" w:hAnsi="Times New Roman" w:cs="Times New Roman"/>
        </w:rPr>
        <w:t xml:space="preserve"> Azure Machine Learning</w:t>
      </w:r>
      <w:r w:rsidR="00474D71" w:rsidRPr="00B01E6E">
        <w:rPr>
          <w:rFonts w:ascii="Times New Roman" w:hAnsi="Times New Roman" w:cs="Times New Roman"/>
        </w:rPr>
        <w:t xml:space="preserve"> (ML)</w:t>
      </w:r>
      <w:r w:rsidR="008E21A4" w:rsidRPr="00B01E6E">
        <w:rPr>
          <w:rFonts w:ascii="Times New Roman" w:hAnsi="Times New Roman" w:cs="Times New Roman"/>
        </w:rPr>
        <w:t xml:space="preserve"> is a cloud-based solution that can simplify these time-consuming</w:t>
      </w:r>
      <w:r w:rsidRPr="00B01E6E">
        <w:rPr>
          <w:rFonts w:ascii="Times New Roman" w:hAnsi="Times New Roman" w:cs="Times New Roman"/>
        </w:rPr>
        <w:t xml:space="preserve"> and </w:t>
      </w:r>
      <w:r w:rsidR="00093008" w:rsidRPr="00B01E6E">
        <w:rPr>
          <w:rFonts w:ascii="Times New Roman" w:hAnsi="Times New Roman" w:cs="Times New Roman"/>
        </w:rPr>
        <w:t>sometimes complicated</w:t>
      </w:r>
      <w:r w:rsidR="008E21A4" w:rsidRPr="00B01E6E">
        <w:rPr>
          <w:rFonts w:ascii="Times New Roman" w:hAnsi="Times New Roman" w:cs="Times New Roman"/>
        </w:rPr>
        <w:t xml:space="preserve"> tasks.</w:t>
      </w:r>
      <w:r w:rsidR="00093008" w:rsidRPr="00B01E6E">
        <w:rPr>
          <w:rFonts w:ascii="Times New Roman" w:hAnsi="Times New Roman" w:cs="Times New Roman"/>
        </w:rPr>
        <w:t xml:space="preserve"> This solution helps data scientists to use scalable cloud-based compu</w:t>
      </w:r>
      <w:r w:rsidR="00CD56AE">
        <w:rPr>
          <w:rFonts w:ascii="Times New Roman" w:hAnsi="Times New Roman" w:cs="Times New Roman"/>
        </w:rPr>
        <w:t>ting</w:t>
      </w:r>
      <w:r w:rsidR="00093008" w:rsidRPr="00B01E6E">
        <w:rPr>
          <w:rFonts w:ascii="Times New Roman" w:hAnsi="Times New Roman" w:cs="Times New Roman"/>
        </w:rPr>
        <w:t xml:space="preserve"> resources to handle big data while only incurring costs when used.</w:t>
      </w:r>
      <w:r w:rsidR="00474D71" w:rsidRPr="00B01E6E">
        <w:rPr>
          <w:rFonts w:ascii="Times New Roman" w:hAnsi="Times New Roman" w:cs="Times New Roman"/>
        </w:rPr>
        <w:t xml:space="preserve"> </w:t>
      </w:r>
    </w:p>
    <w:p w14:paraId="37F27FC9" w14:textId="77777777" w:rsidR="003D7D65" w:rsidRPr="00B01E6E" w:rsidRDefault="003D7D65">
      <w:pPr>
        <w:rPr>
          <w:rFonts w:ascii="Times New Roman" w:hAnsi="Times New Roman" w:cs="Times New Roman"/>
        </w:rPr>
      </w:pPr>
    </w:p>
    <w:p w14:paraId="70213B33" w14:textId="0037A7B1" w:rsidR="00655511" w:rsidRPr="00B01E6E" w:rsidRDefault="00474D71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This post will provide foundational insight </w:t>
      </w:r>
      <w:r w:rsidR="008D4980" w:rsidRPr="00B01E6E">
        <w:rPr>
          <w:rFonts w:ascii="Times New Roman" w:hAnsi="Times New Roman" w:cs="Times New Roman"/>
        </w:rPr>
        <w:t>into</w:t>
      </w:r>
      <w:r w:rsidRPr="00B01E6E">
        <w:rPr>
          <w:rFonts w:ascii="Times New Roman" w:hAnsi="Times New Roman" w:cs="Times New Roman"/>
        </w:rPr>
        <w:t xml:space="preserve"> tools that you can use to create ML models without Python or</w:t>
      </w:r>
      <w:r w:rsidR="003D7D65" w:rsidRPr="00B01E6E">
        <w:rPr>
          <w:rFonts w:ascii="Times New Roman" w:hAnsi="Times New Roman" w:cs="Times New Roman"/>
        </w:rPr>
        <w:t xml:space="preserve"> R.</w:t>
      </w:r>
      <w:r w:rsidR="003D7D65" w:rsidRPr="00B01E6E">
        <w:rPr>
          <w:rStyle w:val="CommentReference"/>
          <w:rFonts w:ascii="Times New Roman" w:hAnsi="Times New Roman" w:cs="Times New Roman"/>
        </w:rPr>
        <w:t xml:space="preserve">  </w:t>
      </w:r>
      <w:r w:rsidR="00011E93" w:rsidRPr="00B01E6E">
        <w:rPr>
          <w:rFonts w:ascii="Times New Roman" w:hAnsi="Times New Roman" w:cs="Times New Roman"/>
        </w:rPr>
        <w:t>Bef</w:t>
      </w:r>
      <w:r w:rsidR="00A707CC" w:rsidRPr="00B01E6E">
        <w:rPr>
          <w:rFonts w:ascii="Times New Roman" w:hAnsi="Times New Roman" w:cs="Times New Roman"/>
        </w:rPr>
        <w:t xml:space="preserve">ore we dive in, there </w:t>
      </w:r>
      <w:r w:rsidR="008D4980" w:rsidRPr="00B01E6E">
        <w:rPr>
          <w:rFonts w:ascii="Times New Roman" w:hAnsi="Times New Roman" w:cs="Times New Roman"/>
        </w:rPr>
        <w:t xml:space="preserve">are </w:t>
      </w:r>
      <w:r w:rsidR="00A707CC" w:rsidRPr="00B01E6E">
        <w:rPr>
          <w:rFonts w:ascii="Times New Roman" w:hAnsi="Times New Roman" w:cs="Times New Roman"/>
        </w:rPr>
        <w:t xml:space="preserve">a few things we need to </w:t>
      </w:r>
      <w:r w:rsidR="00093008" w:rsidRPr="00B01E6E">
        <w:rPr>
          <w:rFonts w:ascii="Times New Roman" w:hAnsi="Times New Roman" w:cs="Times New Roman"/>
        </w:rPr>
        <w:t xml:space="preserve">get to have an effective </w:t>
      </w:r>
      <w:r w:rsidR="00A707CC" w:rsidRPr="00B01E6E">
        <w:rPr>
          <w:rFonts w:ascii="Times New Roman" w:hAnsi="Times New Roman" w:cs="Times New Roman"/>
        </w:rPr>
        <w:t>learning experience.</w:t>
      </w:r>
      <w:r w:rsidR="000D0F00" w:rsidRPr="00B01E6E">
        <w:rPr>
          <w:rFonts w:ascii="Times New Roman" w:hAnsi="Times New Roman" w:cs="Times New Roman"/>
        </w:rPr>
        <w:t xml:space="preserve"> </w:t>
      </w:r>
    </w:p>
    <w:p w14:paraId="2A29E978" w14:textId="24EE6B60" w:rsidR="006833C0" w:rsidRPr="00B01E6E" w:rsidRDefault="006833C0">
      <w:pPr>
        <w:rPr>
          <w:rFonts w:ascii="Times New Roman" w:hAnsi="Times New Roman" w:cs="Times New Roman"/>
        </w:rPr>
      </w:pPr>
    </w:p>
    <w:p w14:paraId="6999FFFD" w14:textId="447190A6" w:rsidR="006833C0" w:rsidRPr="00B01E6E" w:rsidRDefault="00474D71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These include</w:t>
      </w:r>
      <w:r w:rsidR="006833C0" w:rsidRPr="00B01E6E">
        <w:rPr>
          <w:rFonts w:ascii="Times New Roman" w:hAnsi="Times New Roman" w:cs="Times New Roman"/>
        </w:rPr>
        <w:t>:</w:t>
      </w:r>
    </w:p>
    <w:p w14:paraId="3F9667A0" w14:textId="4FC52D85" w:rsidR="006833C0" w:rsidRPr="00B01E6E" w:rsidRDefault="006833C0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Basic knowledge of machine learning</w:t>
      </w:r>
      <w:r w:rsidR="002510C4" w:rsidRPr="00B01E6E">
        <w:rPr>
          <w:rFonts w:ascii="Times New Roman" w:hAnsi="Times New Roman" w:cs="Times New Roman"/>
        </w:rPr>
        <w:t>.</w:t>
      </w:r>
    </w:p>
    <w:p w14:paraId="030522A9" w14:textId="09DE9EA4" w:rsidR="006833C0" w:rsidRPr="00B01E6E" w:rsidRDefault="00A707CC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Access and a</w:t>
      </w:r>
      <w:r w:rsidR="006833C0" w:rsidRPr="00B01E6E">
        <w:rPr>
          <w:rFonts w:ascii="Times New Roman" w:hAnsi="Times New Roman" w:cs="Times New Roman"/>
        </w:rPr>
        <w:t xml:space="preserve">bility to navigate </w:t>
      </w:r>
      <w:r w:rsidRPr="00B01E6E">
        <w:rPr>
          <w:rFonts w:ascii="Times New Roman" w:hAnsi="Times New Roman" w:cs="Times New Roman"/>
        </w:rPr>
        <w:t>Microsoft Azure</w:t>
      </w:r>
      <w:r w:rsidR="000D0F00" w:rsidRPr="00B01E6E">
        <w:rPr>
          <w:rFonts w:ascii="Times New Roman" w:hAnsi="Times New Roman" w:cs="Times New Roman"/>
        </w:rPr>
        <w:t xml:space="preserve"> Portal</w:t>
      </w:r>
      <w:r w:rsidR="002510C4" w:rsidRPr="00B01E6E">
        <w:rPr>
          <w:rFonts w:ascii="Times New Roman" w:hAnsi="Times New Roman" w:cs="Times New Roman"/>
        </w:rPr>
        <w:t>.</w:t>
      </w:r>
    </w:p>
    <w:p w14:paraId="58D18901" w14:textId="4F599E0E" w:rsidR="000D0F00" w:rsidRPr="00B01E6E" w:rsidRDefault="000D0F00">
      <w:pPr>
        <w:rPr>
          <w:rFonts w:ascii="Times New Roman" w:hAnsi="Times New Roman" w:cs="Times New Roman"/>
        </w:rPr>
      </w:pPr>
    </w:p>
    <w:p w14:paraId="3C115C39" w14:textId="58D043D7" w:rsidR="00657D18" w:rsidRPr="00B01E6E" w:rsidRDefault="00B01E6E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AZURE MACHINE LEARNING STUDIO</w:t>
      </w:r>
    </w:p>
    <w:p w14:paraId="675326B6" w14:textId="25CE8547" w:rsidR="008E21A4" w:rsidRPr="00B01E6E" w:rsidRDefault="00CD56AE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Azure Machine Learning Studio</w:t>
      </w:r>
      <w:r>
        <w:rPr>
          <w:rFonts w:ascii="Times New Roman" w:hAnsi="Times New Roman" w:cs="Times New Roman"/>
        </w:rPr>
        <w:t xml:space="preserve"> is the</w:t>
      </w:r>
      <w:r w:rsidR="00093008" w:rsidRPr="00B01E6E">
        <w:rPr>
          <w:rFonts w:ascii="Times New Roman" w:hAnsi="Times New Roman" w:cs="Times New Roman"/>
        </w:rPr>
        <w:t xml:space="preserve"> </w:t>
      </w:r>
      <w:r w:rsidR="008E21A4" w:rsidRPr="00B01E6E">
        <w:rPr>
          <w:rFonts w:ascii="Times New Roman" w:hAnsi="Times New Roman" w:cs="Times New Roman"/>
        </w:rPr>
        <w:t>web portal for machine learning solutions in Azure</w:t>
      </w:r>
      <w:r>
        <w:rPr>
          <w:rFonts w:ascii="Times New Roman" w:hAnsi="Times New Roman" w:cs="Times New Roman"/>
        </w:rPr>
        <w:t xml:space="preserve">. (Figure 1.1). </w:t>
      </w:r>
      <w:r w:rsidR="008E21A4" w:rsidRPr="00B01E6E">
        <w:rPr>
          <w:rFonts w:ascii="Times New Roman" w:hAnsi="Times New Roman" w:cs="Times New Roman"/>
        </w:rPr>
        <w:t xml:space="preserve">It has a wide range of features and functionalities that include data preparation, model training, publication of predictive services, and usage monitoring for data scientists. You must </w:t>
      </w:r>
      <w:r w:rsidR="00093008" w:rsidRPr="00B01E6E">
        <w:rPr>
          <w:rFonts w:ascii="Times New Roman" w:hAnsi="Times New Roman" w:cs="Times New Roman"/>
        </w:rPr>
        <w:t xml:space="preserve">assign </w:t>
      </w:r>
      <w:r w:rsidR="008E21A4" w:rsidRPr="00B01E6E">
        <w:rPr>
          <w:rFonts w:ascii="Times New Roman" w:hAnsi="Times New Roman" w:cs="Times New Roman"/>
        </w:rPr>
        <w:t xml:space="preserve">the workspace you </w:t>
      </w:r>
      <w:r w:rsidR="00093008" w:rsidRPr="00B01E6E">
        <w:rPr>
          <w:rFonts w:ascii="Times New Roman" w:hAnsi="Times New Roman" w:cs="Times New Roman"/>
        </w:rPr>
        <w:t xml:space="preserve">created </w:t>
      </w:r>
      <w:r w:rsidR="008E21A4" w:rsidRPr="00B01E6E">
        <w:rPr>
          <w:rFonts w:ascii="Times New Roman" w:hAnsi="Times New Roman" w:cs="Times New Roman"/>
        </w:rPr>
        <w:t xml:space="preserve">in the Azure portal to Azure Machine Learning studio before </w:t>
      </w:r>
      <w:r w:rsidR="00093008" w:rsidRPr="00B01E6E">
        <w:rPr>
          <w:rFonts w:ascii="Times New Roman" w:hAnsi="Times New Roman" w:cs="Times New Roman"/>
        </w:rPr>
        <w:t>using</w:t>
      </w:r>
      <w:r w:rsidR="008E21A4" w:rsidRPr="00B01E6E">
        <w:rPr>
          <w:rFonts w:ascii="Times New Roman" w:hAnsi="Times New Roman" w:cs="Times New Roman"/>
        </w:rPr>
        <w:t xml:space="preserve"> the web portal.</w:t>
      </w:r>
    </w:p>
    <w:p w14:paraId="54D22C5B" w14:textId="49F7C2C2" w:rsidR="00C60CEF" w:rsidRPr="00B01E6E" w:rsidRDefault="000E0E8B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The </w:t>
      </w:r>
      <w:r w:rsidR="00657D18" w:rsidRPr="00B01E6E">
        <w:rPr>
          <w:rFonts w:ascii="Times New Roman" w:hAnsi="Times New Roman" w:cs="Times New Roman"/>
        </w:rPr>
        <w:t xml:space="preserve">tools/ functionalities this article will be focusing on are </w:t>
      </w:r>
      <w:r w:rsidRPr="00B01E6E">
        <w:rPr>
          <w:rFonts w:ascii="Times New Roman" w:hAnsi="Times New Roman" w:cs="Times New Roman"/>
        </w:rPr>
        <w:t>Automated ML, and Designer</w:t>
      </w:r>
      <w:r w:rsidR="00CB4875" w:rsidRPr="00B01E6E">
        <w:rPr>
          <w:rFonts w:ascii="Times New Roman" w:hAnsi="Times New Roman" w:cs="Times New Roman"/>
        </w:rPr>
        <w:t xml:space="preserve"> under the Author section of Azure studio</w:t>
      </w:r>
      <w:r w:rsidRPr="00B01E6E">
        <w:rPr>
          <w:rFonts w:ascii="Times New Roman" w:hAnsi="Times New Roman" w:cs="Times New Roman"/>
        </w:rPr>
        <w:t xml:space="preserve">. </w:t>
      </w:r>
    </w:p>
    <w:p w14:paraId="7CD5FD45" w14:textId="3F63C519" w:rsidR="00C60CEF" w:rsidRPr="00B01E6E" w:rsidRDefault="00C60CEF" w:rsidP="000E0E8B">
      <w:pPr>
        <w:rPr>
          <w:rFonts w:ascii="Times New Roman" w:hAnsi="Times New Roman" w:cs="Times New Roman"/>
        </w:rPr>
      </w:pPr>
    </w:p>
    <w:p w14:paraId="718D2CD7" w14:textId="4FFE2F5D" w:rsidR="008D4980" w:rsidRPr="00B01E6E" w:rsidRDefault="008D4980" w:rsidP="000E0E8B">
      <w:pPr>
        <w:rPr>
          <w:rFonts w:ascii="Times New Roman" w:hAnsi="Times New Roman" w:cs="Times New Roman"/>
        </w:rPr>
      </w:pPr>
    </w:p>
    <w:p w14:paraId="656BD4FB" w14:textId="7CE30822" w:rsidR="008D4980" w:rsidRPr="00B01E6E" w:rsidRDefault="008D4980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47691" wp14:editId="328B21CF">
            <wp:extent cx="5263662" cy="3449904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2" b="17176"/>
                    <a:stretch/>
                  </pic:blipFill>
                  <pic:spPr bwMode="auto">
                    <a:xfrm>
                      <a:off x="0" y="0"/>
                      <a:ext cx="5319550" cy="348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C448" w14:textId="1E9CD5BF" w:rsidR="008D4980" w:rsidRPr="00B01E6E" w:rsidRDefault="00657D18" w:rsidP="00B01E6E">
      <w:pPr>
        <w:jc w:val="center"/>
        <w:rPr>
          <w:rFonts w:ascii="Times New Roman" w:hAnsi="Times New Roman" w:cs="Times New Roman"/>
          <w:i/>
          <w:iCs/>
        </w:rPr>
      </w:pPr>
      <w:r w:rsidRPr="00B01E6E">
        <w:rPr>
          <w:rFonts w:ascii="Times New Roman" w:hAnsi="Times New Roman" w:cs="Times New Roman"/>
          <w:i/>
          <w:iCs/>
        </w:rPr>
        <w:t>Figure 1.1 Azure Machine Learning Studio Interface</w:t>
      </w:r>
    </w:p>
    <w:p w14:paraId="279EAFDA" w14:textId="5F36D170" w:rsidR="004A3339" w:rsidRDefault="00B01E6E" w:rsidP="000E0E8B">
      <w:pPr>
        <w:rPr>
          <w:ins w:id="0" w:author="Ayooluwa Bolaji" w:date="2023-02-04T12:36:00Z"/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AUTOMATED M</w:t>
      </w:r>
      <w:r>
        <w:rPr>
          <w:rFonts w:ascii="Times New Roman" w:hAnsi="Times New Roman" w:cs="Times New Roman"/>
        </w:rPr>
        <w:t xml:space="preserve">ACHINE </w:t>
      </w:r>
      <w:r w:rsidRPr="00B01E6E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EARNING</w:t>
      </w:r>
      <w:r w:rsidRPr="00B01E6E">
        <w:rPr>
          <w:rFonts w:ascii="Times New Roman" w:hAnsi="Times New Roman" w:cs="Times New Roman"/>
        </w:rPr>
        <w:t xml:space="preserve"> (AUTO ML)</w:t>
      </w:r>
    </w:p>
    <w:p w14:paraId="43FA367C" w14:textId="77777777" w:rsidR="00B0162F" w:rsidRPr="00B01E6E" w:rsidRDefault="00B0162F" w:rsidP="000E0E8B">
      <w:pPr>
        <w:rPr>
          <w:rFonts w:ascii="Times New Roman" w:hAnsi="Times New Roman" w:cs="Times New Roman"/>
        </w:rPr>
      </w:pPr>
    </w:p>
    <w:p w14:paraId="2926A688" w14:textId="048538A1" w:rsidR="000E0E8B" w:rsidRPr="00B01E6E" w:rsidRDefault="000E0E8B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Auto ML</w:t>
      </w:r>
      <w:r w:rsidR="00093008" w:rsidRPr="00B01E6E">
        <w:rPr>
          <w:rFonts w:ascii="Times New Roman" w:hAnsi="Times New Roman" w:cs="Times New Roman"/>
        </w:rPr>
        <w:t xml:space="preserve"> </w:t>
      </w:r>
      <w:r w:rsidR="004A3339" w:rsidRPr="00B01E6E">
        <w:rPr>
          <w:rFonts w:ascii="Times New Roman" w:hAnsi="Times New Roman" w:cs="Times New Roman"/>
        </w:rPr>
        <w:t xml:space="preserve">includes </w:t>
      </w:r>
      <w:r w:rsidRPr="00B01E6E">
        <w:rPr>
          <w:rFonts w:ascii="Times New Roman" w:hAnsi="Times New Roman" w:cs="Times New Roman"/>
        </w:rPr>
        <w:t xml:space="preserve">features that automatically </w:t>
      </w:r>
      <w:r w:rsidR="008D4980" w:rsidRPr="00B01E6E">
        <w:rPr>
          <w:rFonts w:ascii="Times New Roman" w:hAnsi="Times New Roman" w:cs="Times New Roman"/>
        </w:rPr>
        <w:t>test</w:t>
      </w:r>
      <w:r w:rsidRPr="00B01E6E">
        <w:rPr>
          <w:rFonts w:ascii="Times New Roman" w:hAnsi="Times New Roman" w:cs="Times New Roman"/>
        </w:rPr>
        <w:t xml:space="preserve"> various pre-processing methods and model-training algorithms concurrently. These automated tools use the computing power of the cloud to search for the top-performing supervised </w:t>
      </w:r>
      <w:r w:rsidR="008D4980" w:rsidRPr="00B01E6E">
        <w:rPr>
          <w:rFonts w:ascii="Times New Roman" w:hAnsi="Times New Roman" w:cs="Times New Roman"/>
        </w:rPr>
        <w:t>machine-learning</w:t>
      </w:r>
      <w:r w:rsidRPr="00B01E6E">
        <w:rPr>
          <w:rFonts w:ascii="Times New Roman" w:hAnsi="Times New Roman" w:cs="Times New Roman"/>
        </w:rPr>
        <w:t xml:space="preserve"> model peculiar to your data</w:t>
      </w:r>
      <w:r w:rsidR="00CD56AE">
        <w:rPr>
          <w:rFonts w:ascii="Times New Roman" w:hAnsi="Times New Roman" w:cs="Times New Roman"/>
        </w:rPr>
        <w:t xml:space="preserve"> (Figure 1.2)</w:t>
      </w:r>
      <w:r w:rsidRPr="00B01E6E">
        <w:rPr>
          <w:rFonts w:ascii="Times New Roman" w:hAnsi="Times New Roman" w:cs="Times New Roman"/>
        </w:rPr>
        <w:t xml:space="preserve">. </w:t>
      </w:r>
    </w:p>
    <w:p w14:paraId="71B185F4" w14:textId="5031F568" w:rsidR="00B679A4" w:rsidRPr="00B01E6E" w:rsidRDefault="00093008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Without having a strong background in programming or data science, a user can train models using auto ML. Additionally, Auto ML provides a way to save time and resources for those with a background in data science and programming by automating algorithm selection and hyperparameter tuning.</w:t>
      </w:r>
    </w:p>
    <w:p w14:paraId="68399463" w14:textId="03FE9500" w:rsidR="008D4980" w:rsidRPr="00B01E6E" w:rsidRDefault="008D4980" w:rsidP="000E0E8B">
      <w:pPr>
        <w:rPr>
          <w:rFonts w:ascii="Times New Roman" w:hAnsi="Times New Roman" w:cs="Times New Roman"/>
        </w:rPr>
      </w:pPr>
    </w:p>
    <w:p w14:paraId="58A6DE37" w14:textId="5E4185B2" w:rsidR="008D4980" w:rsidRPr="00B01E6E" w:rsidRDefault="008D4980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B23BDD" wp14:editId="262DFDC6">
            <wp:extent cx="5486209" cy="3757808"/>
            <wp:effectExtent l="0" t="0" r="635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4" b="15910"/>
                    <a:stretch/>
                  </pic:blipFill>
                  <pic:spPr bwMode="auto">
                    <a:xfrm>
                      <a:off x="0" y="0"/>
                      <a:ext cx="5502014" cy="376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E650F" w14:textId="574B33F9" w:rsidR="004A3339" w:rsidRPr="00B01E6E" w:rsidRDefault="004A3339" w:rsidP="004A3339">
      <w:pPr>
        <w:jc w:val="center"/>
        <w:rPr>
          <w:rFonts w:ascii="Times New Roman" w:hAnsi="Times New Roman" w:cs="Times New Roman"/>
          <w:i/>
          <w:iCs/>
        </w:rPr>
      </w:pPr>
      <w:r w:rsidRPr="00B01E6E">
        <w:rPr>
          <w:rFonts w:ascii="Times New Roman" w:hAnsi="Times New Roman" w:cs="Times New Roman"/>
          <w:i/>
          <w:iCs/>
        </w:rPr>
        <w:t>Figure 1.2 Automated Machine Learning Job Interface</w:t>
      </w:r>
    </w:p>
    <w:p w14:paraId="12B2F567" w14:textId="77777777" w:rsidR="008D4980" w:rsidRPr="00B01E6E" w:rsidRDefault="008D4980" w:rsidP="000E0E8B">
      <w:pPr>
        <w:rPr>
          <w:rFonts w:ascii="Times New Roman" w:hAnsi="Times New Roman" w:cs="Times New Roman"/>
        </w:rPr>
      </w:pPr>
    </w:p>
    <w:p w14:paraId="5AA04D47" w14:textId="2CD5FB42" w:rsidR="004A3339" w:rsidRPr="00B01E6E" w:rsidRDefault="00B01E6E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AZURE M</w:t>
      </w:r>
      <w:r>
        <w:rPr>
          <w:rFonts w:ascii="Times New Roman" w:hAnsi="Times New Roman" w:cs="Times New Roman"/>
        </w:rPr>
        <w:t xml:space="preserve">ACHINE </w:t>
      </w:r>
      <w:r w:rsidRPr="00B01E6E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EARNING</w:t>
      </w:r>
      <w:r w:rsidRPr="00B01E6E">
        <w:rPr>
          <w:rFonts w:ascii="Times New Roman" w:hAnsi="Times New Roman" w:cs="Times New Roman"/>
        </w:rPr>
        <w:t xml:space="preserve"> DESIGNER </w:t>
      </w:r>
    </w:p>
    <w:p w14:paraId="63BCA8D6" w14:textId="180B8CBF" w:rsidR="00B679A4" w:rsidRPr="00B01E6E" w:rsidRDefault="004A3339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Azure ML Designer </w:t>
      </w:r>
      <w:r w:rsidR="00CF78B2" w:rsidRPr="00B01E6E">
        <w:rPr>
          <w:rFonts w:ascii="Times New Roman" w:hAnsi="Times New Roman" w:cs="Times New Roman"/>
        </w:rPr>
        <w:t xml:space="preserve">uses a visual interface based on </w:t>
      </w:r>
      <w:r w:rsidR="008D4980" w:rsidRPr="00B01E6E">
        <w:rPr>
          <w:rFonts w:ascii="Times New Roman" w:hAnsi="Times New Roman" w:cs="Times New Roman"/>
        </w:rPr>
        <w:t xml:space="preserve">a </w:t>
      </w:r>
      <w:r w:rsidR="00CF78B2" w:rsidRPr="00B01E6E">
        <w:rPr>
          <w:rFonts w:ascii="Times New Roman" w:hAnsi="Times New Roman" w:cs="Times New Roman"/>
        </w:rPr>
        <w:t>pipeline to train test and deploy ML models</w:t>
      </w:r>
      <w:r w:rsidR="00CD56AE">
        <w:rPr>
          <w:rFonts w:ascii="Times New Roman" w:hAnsi="Times New Roman" w:cs="Times New Roman"/>
        </w:rPr>
        <w:t xml:space="preserve"> (Figure 1.3)</w:t>
      </w:r>
      <w:r w:rsidR="00CF78B2" w:rsidRPr="00B01E6E">
        <w:rPr>
          <w:rFonts w:ascii="Times New Roman" w:hAnsi="Times New Roman" w:cs="Times New Roman"/>
        </w:rPr>
        <w:t xml:space="preserve">. The drag-and-drop interface </w:t>
      </w:r>
      <w:r w:rsidR="008D4980" w:rsidRPr="00B01E6E">
        <w:rPr>
          <w:rFonts w:ascii="Times New Roman" w:hAnsi="Times New Roman" w:cs="Times New Roman"/>
        </w:rPr>
        <w:t>utilizes</w:t>
      </w:r>
      <w:r w:rsidR="00CF78B2" w:rsidRPr="00B01E6E">
        <w:rPr>
          <w:rFonts w:ascii="Times New Roman" w:hAnsi="Times New Roman" w:cs="Times New Roman"/>
        </w:rPr>
        <w:t xml:space="preserve"> specified inputs and outputs that are reusable, shareable, and version controlled. The designer has a navigation panel and a canvas. To use </w:t>
      </w:r>
      <w:r w:rsidR="008D4980" w:rsidRPr="00B01E6E">
        <w:rPr>
          <w:rFonts w:ascii="Times New Roman" w:hAnsi="Times New Roman" w:cs="Times New Roman"/>
        </w:rPr>
        <w:t xml:space="preserve">the </w:t>
      </w:r>
      <w:r w:rsidR="00CF78B2" w:rsidRPr="00B01E6E">
        <w:rPr>
          <w:rFonts w:ascii="Times New Roman" w:hAnsi="Times New Roman" w:cs="Times New Roman"/>
        </w:rPr>
        <w:t>Designer, select the components or building blocks required for your model, set them on your canvas, connect them, and start a machine learning job.</w:t>
      </w:r>
    </w:p>
    <w:p w14:paraId="15D47D6A" w14:textId="767D2DEE" w:rsidR="00B679A4" w:rsidRPr="00B01E6E" w:rsidRDefault="00B679A4" w:rsidP="000E0E8B">
      <w:pPr>
        <w:rPr>
          <w:rFonts w:ascii="Times New Roman" w:hAnsi="Times New Roman" w:cs="Times New Roman"/>
        </w:rPr>
      </w:pPr>
    </w:p>
    <w:p w14:paraId="3B580889" w14:textId="3B4C3A06" w:rsidR="008D4980" w:rsidRPr="00B01E6E" w:rsidRDefault="008D4980" w:rsidP="000E0E8B">
      <w:pPr>
        <w:rPr>
          <w:rFonts w:ascii="Times New Roman" w:hAnsi="Times New Roman" w:cs="Times New Roman"/>
        </w:rPr>
      </w:pPr>
    </w:p>
    <w:p w14:paraId="765AD23E" w14:textId="7B15B903" w:rsidR="008D4980" w:rsidRPr="00B01E6E" w:rsidRDefault="008D4980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9128A2" wp14:editId="4701446D">
            <wp:extent cx="5373666" cy="3602474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7" b="16733"/>
                    <a:stretch/>
                  </pic:blipFill>
                  <pic:spPr bwMode="auto">
                    <a:xfrm>
                      <a:off x="0" y="0"/>
                      <a:ext cx="5403422" cy="362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A785C" w14:textId="7DC78652" w:rsidR="004A3339" w:rsidRPr="00B01E6E" w:rsidRDefault="004A3339" w:rsidP="004A3339">
      <w:pPr>
        <w:jc w:val="center"/>
        <w:rPr>
          <w:rFonts w:ascii="Times New Roman" w:hAnsi="Times New Roman" w:cs="Times New Roman"/>
          <w:i/>
          <w:iCs/>
        </w:rPr>
      </w:pPr>
      <w:r w:rsidRPr="00B01E6E">
        <w:rPr>
          <w:rFonts w:ascii="Times New Roman" w:hAnsi="Times New Roman" w:cs="Times New Roman"/>
          <w:i/>
          <w:iCs/>
        </w:rPr>
        <w:t>Figure 1.3 Azure Machine Learning Designer Interface</w:t>
      </w:r>
    </w:p>
    <w:p w14:paraId="0B6794F7" w14:textId="77777777" w:rsidR="004A3339" w:rsidRPr="00B01E6E" w:rsidRDefault="004A3339" w:rsidP="000E0E8B">
      <w:pPr>
        <w:rPr>
          <w:rFonts w:ascii="Times New Roman" w:hAnsi="Times New Roman" w:cs="Times New Roman"/>
        </w:rPr>
      </w:pPr>
    </w:p>
    <w:p w14:paraId="7C41793F" w14:textId="359D091B" w:rsidR="008D4980" w:rsidRPr="00B01E6E" w:rsidRDefault="00B01E6E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STEPS IN CREATING </w:t>
      </w:r>
      <w:r w:rsidR="00B87A1B">
        <w:rPr>
          <w:rFonts w:ascii="Times New Roman" w:hAnsi="Times New Roman" w:cs="Times New Roman"/>
        </w:rPr>
        <w:t xml:space="preserve">A </w:t>
      </w:r>
      <w:r w:rsidRPr="00B01E6E">
        <w:rPr>
          <w:rFonts w:ascii="Times New Roman" w:hAnsi="Times New Roman" w:cs="Times New Roman"/>
        </w:rPr>
        <w:t>MODEL USING AZURE STUDIO</w:t>
      </w:r>
    </w:p>
    <w:p w14:paraId="1779EF8D" w14:textId="5C082BCF" w:rsidR="00CB4875" w:rsidRPr="00B01E6E" w:rsidRDefault="00CB4875" w:rsidP="000E0E8B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The Auto ML</w:t>
      </w:r>
      <w:r w:rsidR="00F72ED9" w:rsidRPr="00B01E6E">
        <w:rPr>
          <w:rFonts w:ascii="Times New Roman" w:hAnsi="Times New Roman" w:cs="Times New Roman"/>
        </w:rPr>
        <w:t>/ Designer</w:t>
      </w:r>
      <w:r w:rsidRPr="00B01E6E">
        <w:rPr>
          <w:rFonts w:ascii="Times New Roman" w:hAnsi="Times New Roman" w:cs="Times New Roman"/>
        </w:rPr>
        <w:t xml:space="preserve"> processes are very similar to </w:t>
      </w:r>
      <w:r w:rsidR="00F72ED9" w:rsidRPr="00B01E6E">
        <w:rPr>
          <w:rFonts w:ascii="Times New Roman" w:hAnsi="Times New Roman" w:cs="Times New Roman"/>
        </w:rPr>
        <w:t>machine learning</w:t>
      </w:r>
      <w:r w:rsidR="00415A5E" w:rsidRPr="00B01E6E">
        <w:rPr>
          <w:rFonts w:ascii="Times New Roman" w:hAnsi="Times New Roman" w:cs="Times New Roman"/>
        </w:rPr>
        <w:t xml:space="preserve"> steps</w:t>
      </w:r>
      <w:r w:rsidRPr="00B01E6E">
        <w:rPr>
          <w:rFonts w:ascii="Times New Roman" w:hAnsi="Times New Roman" w:cs="Times New Roman"/>
        </w:rPr>
        <w:t xml:space="preserve">. </w:t>
      </w:r>
    </w:p>
    <w:p w14:paraId="2B608F71" w14:textId="098C42A8" w:rsidR="00CB4875" w:rsidRPr="00B01E6E" w:rsidRDefault="00CB4875" w:rsidP="00CB4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Prepare data: Data preparation involves identifying the features and labels </w:t>
      </w:r>
      <w:r w:rsidR="008D4980" w:rsidRPr="00B01E6E">
        <w:rPr>
          <w:rFonts w:ascii="Times New Roman" w:hAnsi="Times New Roman" w:cs="Times New Roman"/>
        </w:rPr>
        <w:t>of</w:t>
      </w:r>
      <w:r w:rsidRPr="00B01E6E">
        <w:rPr>
          <w:rFonts w:ascii="Times New Roman" w:hAnsi="Times New Roman" w:cs="Times New Roman"/>
        </w:rPr>
        <w:t xml:space="preserve"> a dataset, data cleaning and transforming it as necessary.</w:t>
      </w:r>
    </w:p>
    <w:p w14:paraId="1ACC2CA9" w14:textId="6D3E728E" w:rsidR="00CB4875" w:rsidRPr="00B01E6E" w:rsidRDefault="00CB4875" w:rsidP="00CB4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>Train model: Train the model by dividing the data into a training set and a validation set. Use the training data set to train a machine learning model and the validation data set to evaluate the performance of the model.</w:t>
      </w:r>
    </w:p>
    <w:p w14:paraId="0FBD99AA" w14:textId="40859EA2" w:rsidR="00CB4875" w:rsidRPr="00B01E6E" w:rsidRDefault="00602C6F" w:rsidP="00CB4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Evaluate performance: Determine how well the </w:t>
      </w:r>
      <w:r w:rsidR="00415A5E" w:rsidRPr="00B01E6E">
        <w:rPr>
          <w:rFonts w:ascii="Times New Roman" w:hAnsi="Times New Roman" w:cs="Times New Roman"/>
        </w:rPr>
        <w:t xml:space="preserve">predictions of the </w:t>
      </w:r>
      <w:r w:rsidRPr="00B01E6E">
        <w:rPr>
          <w:rFonts w:ascii="Times New Roman" w:hAnsi="Times New Roman" w:cs="Times New Roman"/>
        </w:rPr>
        <w:t>model</w:t>
      </w:r>
      <w:r w:rsidR="00415A5E" w:rsidRPr="00B01E6E">
        <w:rPr>
          <w:rFonts w:ascii="Times New Roman" w:hAnsi="Times New Roman" w:cs="Times New Roman"/>
        </w:rPr>
        <w:t xml:space="preserve"> </w:t>
      </w:r>
      <w:r w:rsidRPr="00B01E6E">
        <w:rPr>
          <w:rFonts w:ascii="Times New Roman" w:hAnsi="Times New Roman" w:cs="Times New Roman"/>
        </w:rPr>
        <w:t>match the actual labels to assess performance.</w:t>
      </w:r>
    </w:p>
    <w:p w14:paraId="0E7CAE36" w14:textId="407DFCDE" w:rsidR="00602C6F" w:rsidRPr="00B01E6E" w:rsidRDefault="00602C6F" w:rsidP="00CB4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Deploy a predictive service: </w:t>
      </w:r>
      <w:r w:rsidR="00C60CEF" w:rsidRPr="00B01E6E">
        <w:rPr>
          <w:rFonts w:ascii="Times New Roman" w:hAnsi="Times New Roman" w:cs="Times New Roman"/>
        </w:rPr>
        <w:t>Once a machine learning model has been trained, it can be published as an application on a server or device for use by others.</w:t>
      </w:r>
    </w:p>
    <w:p w14:paraId="3C5AAC83" w14:textId="77777777" w:rsidR="00C60CEF" w:rsidRPr="00B01E6E" w:rsidRDefault="00C60CEF" w:rsidP="00C60CEF">
      <w:pPr>
        <w:rPr>
          <w:rFonts w:ascii="Times New Roman" w:hAnsi="Times New Roman" w:cs="Times New Roman"/>
        </w:rPr>
      </w:pPr>
    </w:p>
    <w:p w14:paraId="67832BAE" w14:textId="77777777" w:rsidR="008E21A4" w:rsidRPr="00B01E6E" w:rsidRDefault="008E21A4">
      <w:pPr>
        <w:rPr>
          <w:rFonts w:ascii="Times New Roman" w:hAnsi="Times New Roman" w:cs="Times New Roman"/>
        </w:rPr>
      </w:pPr>
    </w:p>
    <w:p w14:paraId="64C60A1F" w14:textId="1A3972E4" w:rsidR="00C60CEF" w:rsidRPr="00B01E6E" w:rsidRDefault="00474D71" w:rsidP="008D4980">
      <w:pPr>
        <w:rPr>
          <w:rFonts w:ascii="Times New Roman" w:hAnsi="Times New Roman" w:cs="Times New Roman"/>
        </w:rPr>
      </w:pPr>
      <w:r w:rsidRPr="00B01E6E">
        <w:rPr>
          <w:rFonts w:ascii="Times New Roman" w:hAnsi="Times New Roman" w:cs="Times New Roman"/>
        </w:rPr>
        <w:t xml:space="preserve">For </w:t>
      </w:r>
      <w:r w:rsidR="00F72ED9" w:rsidRPr="00B01E6E">
        <w:rPr>
          <w:rFonts w:ascii="Times New Roman" w:hAnsi="Times New Roman" w:cs="Times New Roman"/>
        </w:rPr>
        <w:t>practical steps to</w:t>
      </w:r>
      <w:r w:rsidR="00C60CEF" w:rsidRPr="00B01E6E">
        <w:rPr>
          <w:rFonts w:ascii="Times New Roman" w:hAnsi="Times New Roman" w:cs="Times New Roman"/>
        </w:rPr>
        <w:t xml:space="preserve"> implementing Auto ML</w:t>
      </w:r>
      <w:r w:rsidR="008D4980" w:rsidRPr="00B01E6E">
        <w:rPr>
          <w:rFonts w:ascii="Times New Roman" w:hAnsi="Times New Roman" w:cs="Times New Roman"/>
        </w:rPr>
        <w:t xml:space="preserve"> and Azure ML Designer,</w:t>
      </w:r>
      <w:r w:rsidRPr="00B01E6E">
        <w:rPr>
          <w:rFonts w:ascii="Times New Roman" w:hAnsi="Times New Roman" w:cs="Times New Roman"/>
        </w:rPr>
        <w:t xml:space="preserve"> please refer to</w:t>
      </w:r>
      <w:r w:rsidR="00741C8C" w:rsidRPr="00B01E6E">
        <w:rPr>
          <w:rFonts w:ascii="Times New Roman" w:hAnsi="Times New Roman" w:cs="Times New Roman"/>
        </w:rPr>
        <w:t xml:space="preserve"> Microsoft’s Learning Path</w:t>
      </w:r>
      <w:r w:rsidRPr="00B01E6E">
        <w:rPr>
          <w:rFonts w:ascii="Times New Roman" w:hAnsi="Times New Roman" w:cs="Times New Roman"/>
        </w:rPr>
        <w:t xml:space="preserve">: </w:t>
      </w:r>
      <w:hyperlink r:id="rId8" w:history="1">
        <w:r w:rsidR="008D4980" w:rsidRPr="00B01E6E">
          <w:rPr>
            <w:rStyle w:val="Hyperlink"/>
            <w:rFonts w:ascii="Times New Roman" w:hAnsi="Times New Roman" w:cs="Times New Roman"/>
          </w:rPr>
          <w:t>https://learn.microsoft.com/en-us/training/paths/create-no-code-predictive-models-azure-machine-learning/</w:t>
        </w:r>
      </w:hyperlink>
    </w:p>
    <w:p w14:paraId="7EFB599A" w14:textId="77777777" w:rsidR="008D4980" w:rsidRPr="00B01E6E" w:rsidRDefault="008D4980" w:rsidP="008D4980">
      <w:pPr>
        <w:rPr>
          <w:rFonts w:ascii="Times New Roman" w:hAnsi="Times New Roman" w:cs="Times New Roman"/>
        </w:rPr>
      </w:pPr>
    </w:p>
    <w:p w14:paraId="338BEBF5" w14:textId="77777777" w:rsidR="00F72ED9" w:rsidRPr="00B01E6E" w:rsidRDefault="00F72ED9" w:rsidP="00474D71">
      <w:pPr>
        <w:rPr>
          <w:rFonts w:ascii="Times New Roman" w:hAnsi="Times New Roman" w:cs="Times New Roman"/>
        </w:rPr>
      </w:pPr>
    </w:p>
    <w:p w14:paraId="22CC55D6" w14:textId="77777777" w:rsidR="00A707CC" w:rsidRPr="00B01E6E" w:rsidRDefault="00A707CC">
      <w:pPr>
        <w:rPr>
          <w:rFonts w:ascii="Times New Roman" w:hAnsi="Times New Roman" w:cs="Times New Roman"/>
        </w:rPr>
      </w:pPr>
    </w:p>
    <w:sectPr w:rsidR="00A707CC" w:rsidRPr="00B01E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A4B62"/>
    <w:multiLevelType w:val="hybridMultilevel"/>
    <w:tmpl w:val="77D46C8A"/>
    <w:lvl w:ilvl="0" w:tplc="8CEEF0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76B65"/>
    <w:multiLevelType w:val="hybridMultilevel"/>
    <w:tmpl w:val="151AD85E"/>
    <w:lvl w:ilvl="0" w:tplc="0CC420E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034190">
    <w:abstractNumId w:val="1"/>
  </w:num>
  <w:num w:numId="2" w16cid:durableId="34598122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yooluwa Bolaji">
    <w15:presenceInfo w15:providerId="AD" w15:userId="S::adua2601@usherbrooke.ca::e1047b2b-7fdd-43ec-94eb-8305ad5115c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511"/>
    <w:rsid w:val="00011E93"/>
    <w:rsid w:val="00093008"/>
    <w:rsid w:val="000D0F00"/>
    <w:rsid w:val="000E0E8B"/>
    <w:rsid w:val="00194D1D"/>
    <w:rsid w:val="001E7803"/>
    <w:rsid w:val="002510C4"/>
    <w:rsid w:val="003D7D65"/>
    <w:rsid w:val="00415A5E"/>
    <w:rsid w:val="00474D71"/>
    <w:rsid w:val="004A3339"/>
    <w:rsid w:val="004E34E7"/>
    <w:rsid w:val="005A3B6E"/>
    <w:rsid w:val="00602C6F"/>
    <w:rsid w:val="00655511"/>
    <w:rsid w:val="00657D18"/>
    <w:rsid w:val="006833C0"/>
    <w:rsid w:val="00731A67"/>
    <w:rsid w:val="00741C8C"/>
    <w:rsid w:val="008D4980"/>
    <w:rsid w:val="008E21A4"/>
    <w:rsid w:val="009E3667"/>
    <w:rsid w:val="00A707CC"/>
    <w:rsid w:val="00B0162F"/>
    <w:rsid w:val="00B01E6E"/>
    <w:rsid w:val="00B679A4"/>
    <w:rsid w:val="00B87A1B"/>
    <w:rsid w:val="00BA00F9"/>
    <w:rsid w:val="00C60CEF"/>
    <w:rsid w:val="00CB4875"/>
    <w:rsid w:val="00CD56AE"/>
    <w:rsid w:val="00CF78B2"/>
    <w:rsid w:val="00D85368"/>
    <w:rsid w:val="00F7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31220"/>
  <w15:chartTrackingRefBased/>
  <w15:docId w15:val="{8AFE18A2-EEA9-074D-98DA-F1E0D4DB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0F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F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21A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B4875"/>
    <w:pPr>
      <w:ind w:left="720"/>
      <w:contextualSpacing/>
    </w:pPr>
  </w:style>
  <w:style w:type="paragraph" w:styleId="Revision">
    <w:name w:val="Revision"/>
    <w:hidden/>
    <w:uiPriority w:val="99"/>
    <w:semiHidden/>
    <w:rsid w:val="002510C4"/>
  </w:style>
  <w:style w:type="character" w:styleId="CommentReference">
    <w:name w:val="annotation reference"/>
    <w:basedOn w:val="DefaultParagraphFont"/>
    <w:uiPriority w:val="99"/>
    <w:semiHidden/>
    <w:unhideWhenUsed/>
    <w:rsid w:val="002510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10C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10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10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10C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training/paths/create-no-code-predictive-models-azure-machine-learn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8CC7C0-2121-1245-ABF9-EB3AEB6C1CF7}">
  <we:reference id="f518cb36-c901-4d52-a9e7-4331342e485d" version="1.2.0.0" store="EXCatalog" storeType="EXCatalog"/>
  <we:alternateReferences>
    <we:reference id="WA200001011" version="1.2.0.0" store="fr-CA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Juwonlo Toluwase Siyanbade</dc:creator>
  <cp:keywords/>
  <dc:description/>
  <cp:lastModifiedBy>Juwonlo Toluwase Siyanbade</cp:lastModifiedBy>
  <cp:revision>11</cp:revision>
  <dcterms:created xsi:type="dcterms:W3CDTF">2023-01-18T03:00:00Z</dcterms:created>
  <dcterms:modified xsi:type="dcterms:W3CDTF">2023-02-20T23:19:00Z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documentId_2756</vt:lpwstr>
  </property>
  <property fmtid="{D5CDD505-2E9C-101B-9397-08002B2CF9AE}" pid="3" name="grammarly_documentContext">
    <vt:lpwstr>{"goals":[],"domain":"general","emotions":[],"dialect":"canadian"}</vt:lpwstr>
  </property>
</Properties>
</file>